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F9FE" w14:textId="77777777" w:rsidR="00544E35" w:rsidRDefault="00A96D6E" w:rsidP="00544E35">
      <w:r>
        <w:t>Memo #1</w:t>
      </w:r>
    </w:p>
    <w:p w14:paraId="0569869B" w14:textId="77777777" w:rsidR="00D65F9E" w:rsidRPr="00D65F9E" w:rsidRDefault="00D65F9E" w:rsidP="00D65F9E">
      <w:pPr>
        <w:rPr>
          <w:ins w:id="0" w:author="Lynnea Fedyk" w:date="2012-07-12T15:10:00Z"/>
          <w:u w:val="single"/>
        </w:rPr>
      </w:pPr>
    </w:p>
    <w:p w14:paraId="3C5D8934" w14:textId="77777777" w:rsidR="00D65F9E" w:rsidRPr="002B4369" w:rsidRDefault="006D1937" w:rsidP="00D65F9E">
      <w:pPr>
        <w:rPr>
          <w:rFonts w:cs="Calibri"/>
          <w:u w:val="single"/>
        </w:rPr>
      </w:pPr>
      <w:r w:rsidRPr="002B4369">
        <w:rPr>
          <w:rFonts w:cs="Calibri"/>
          <w:u w:val="single"/>
        </w:rPr>
        <w:t xml:space="preserve">Email </w:t>
      </w:r>
      <w:r w:rsidR="00D65F9E" w:rsidRPr="002B4369">
        <w:rPr>
          <w:rFonts w:cs="Calibri"/>
          <w:u w:val="single"/>
        </w:rPr>
        <w:t xml:space="preserve">Subject Line:  </w:t>
      </w:r>
      <w:r w:rsidRPr="002B4369">
        <w:rPr>
          <w:rFonts w:cs="Calibri"/>
          <w:u w:val="single"/>
        </w:rPr>
        <w:t>&lt;&lt;Client&gt;&gt;</w:t>
      </w:r>
      <w:r w:rsidR="00D65F9E" w:rsidRPr="002B4369">
        <w:rPr>
          <w:rFonts w:cs="Calibri"/>
          <w:u w:val="single"/>
        </w:rPr>
        <w:t xml:space="preserve">:  &lt;&lt;clientref&gt;&gt; / SLW Ref:  &lt;&lt;slwref&gt;&gt; / FA </w:t>
      </w:r>
      <w:r w:rsidRPr="002B4369">
        <w:rPr>
          <w:rFonts w:cs="Calibri"/>
          <w:u w:val="single"/>
        </w:rPr>
        <w:t>–</w:t>
      </w:r>
      <w:r w:rsidR="00D65F9E" w:rsidRPr="002B4369">
        <w:rPr>
          <w:rFonts w:cs="Calibri"/>
          <w:u w:val="single"/>
        </w:rPr>
        <w:t xml:space="preserve"> </w:t>
      </w:r>
      <w:r w:rsidRPr="002B4369">
        <w:rPr>
          <w:rFonts w:cs="Calibri"/>
          <w:u w:val="single"/>
        </w:rPr>
        <w:t>Foreign Filing</w:t>
      </w:r>
      <w:r w:rsidR="00D65F9E" w:rsidRPr="002B4369">
        <w:rPr>
          <w:rFonts w:cs="Calibri"/>
          <w:u w:val="single"/>
        </w:rPr>
        <w:t xml:space="preserve"> Instructions Needed –File Type: ORG</w:t>
      </w:r>
    </w:p>
    <w:p w14:paraId="6B655FC3" w14:textId="77777777" w:rsidR="00D65F9E" w:rsidRPr="002B4369" w:rsidRDefault="00D65F9E" w:rsidP="00D65F9E">
      <w:pPr>
        <w:rPr>
          <w:rFonts w:cs="Calibri"/>
        </w:rPr>
      </w:pPr>
      <w:r w:rsidRPr="002B4369">
        <w:rPr>
          <w:rFonts w:cs="Calibri"/>
        </w:rPr>
        <w:t xml:space="preserve">This regular U.S. application filed on </w:t>
      </w:r>
      <w:r w:rsidR="006D1937" w:rsidRPr="002B4369">
        <w:rPr>
          <w:rFonts w:cs="Calibri"/>
          <w:color w:val="000000"/>
        </w:rPr>
        <w:t xml:space="preserve">&lt;&lt;filedDate&gt;&gt; </w:t>
      </w:r>
      <w:r w:rsidRPr="002B4369">
        <w:rPr>
          <w:rFonts w:cs="Calibri"/>
        </w:rPr>
        <w:t xml:space="preserve">claims benefit to foreign application number </w:t>
      </w:r>
      <w:r w:rsidR="006D1937" w:rsidRPr="002B4369">
        <w:rPr>
          <w:rFonts w:cs="Calibri"/>
          <w:bCs/>
        </w:rPr>
        <w:t>&lt;&lt;priorNo&gt;&gt;</w:t>
      </w:r>
      <w:r w:rsidR="006D1937" w:rsidRPr="002B4369">
        <w:rPr>
          <w:rFonts w:cs="Calibri"/>
          <w:color w:val="000000"/>
        </w:rPr>
        <w:t xml:space="preserve"> </w:t>
      </w:r>
      <w:r w:rsidRPr="002B4369">
        <w:rPr>
          <w:rFonts w:cs="Calibri"/>
        </w:rPr>
        <w:t xml:space="preserve">filed </w:t>
      </w:r>
      <w:r w:rsidR="006D1937" w:rsidRPr="002B4369">
        <w:rPr>
          <w:rFonts w:cs="Calibri"/>
          <w:bCs/>
        </w:rPr>
        <w:t>&lt;&lt;priorFilingDate&gt;&gt;</w:t>
      </w:r>
      <w:r w:rsidR="006D1937" w:rsidRPr="002B4369">
        <w:rPr>
          <w:rFonts w:cs="Calibri"/>
          <w:color w:val="000000"/>
        </w:rPr>
        <w:t xml:space="preserve"> </w:t>
      </w:r>
      <w:r w:rsidRPr="002B4369">
        <w:rPr>
          <w:rFonts w:cs="Calibri"/>
        </w:rPr>
        <w:t xml:space="preserve">but shows a file type of “ORG”. </w:t>
      </w:r>
    </w:p>
    <w:p w14:paraId="2B17ADCF" w14:textId="77777777" w:rsidR="00D65F9E" w:rsidRPr="002B4369" w:rsidRDefault="006D1937" w:rsidP="00D65F9E">
      <w:pPr>
        <w:rPr>
          <w:rFonts w:cs="Calibri"/>
        </w:rPr>
      </w:pPr>
      <w:r w:rsidRPr="002B4369">
        <w:rPr>
          <w:rFonts w:cs="Calibri"/>
        </w:rPr>
        <w:t>Because the foreign filing</w:t>
      </w:r>
      <w:r w:rsidR="00D65F9E" w:rsidRPr="002B4369">
        <w:rPr>
          <w:rFonts w:cs="Calibri"/>
        </w:rPr>
        <w:t xml:space="preserve"> activity remains open, we are required to confirm that a letter SHOULD NOT be sent to the client for Foreign Filing instructions</w:t>
      </w:r>
    </w:p>
    <w:p w14:paraId="46739C51" w14:textId="77777777" w:rsidR="006D1937" w:rsidRPr="002B4369" w:rsidRDefault="006D1937" w:rsidP="006D1937">
      <w:pPr>
        <w:spacing w:after="0" w:line="240" w:lineRule="auto"/>
        <w:rPr>
          <w:rFonts w:eastAsia="Times New Roman" w:cs="Calibri"/>
        </w:rPr>
      </w:pPr>
      <w:r w:rsidRPr="002B4369">
        <w:rPr>
          <w:rFonts w:eastAsia="Times New Roman" w:cs="Calibri"/>
        </w:rPr>
        <w:t xml:space="preserve">The one year deadline to file foreign is </w:t>
      </w:r>
      <w:r w:rsidRPr="002B4369">
        <w:rPr>
          <w:rFonts w:eastAsia="Times New Roman" w:cs="Calibri"/>
          <w:bCs/>
        </w:rPr>
        <w:t>&lt;&lt;usDeadline&gt;&gt;</w:t>
      </w:r>
      <w:r w:rsidRPr="002B4369">
        <w:rPr>
          <w:rFonts w:eastAsia="Times New Roman" w:cs="Calibri"/>
        </w:rPr>
        <w:t xml:space="preserve">.  </w:t>
      </w:r>
    </w:p>
    <w:p w14:paraId="5C409927" w14:textId="77777777" w:rsidR="006D1937" w:rsidRPr="002B4369" w:rsidRDefault="006D1937" w:rsidP="006D1937">
      <w:pPr>
        <w:spacing w:after="0" w:line="240" w:lineRule="auto"/>
        <w:rPr>
          <w:rFonts w:eastAsia="Times New Roman" w:cs="Calibri"/>
        </w:rPr>
      </w:pPr>
    </w:p>
    <w:p w14:paraId="3540632E" w14:textId="77777777" w:rsidR="00544E35" w:rsidRPr="002B4369" w:rsidRDefault="00D65F9E" w:rsidP="00544E35">
      <w:pPr>
        <w:rPr>
          <w:rFonts w:cs="Calibri"/>
        </w:rPr>
      </w:pPr>
      <w:r w:rsidRPr="002B4369">
        <w:rPr>
          <w:rFonts w:cs="Calibri"/>
        </w:rPr>
        <w:t>If we do not receive a response in one week</w:t>
      </w:r>
      <w:r w:rsidR="002F02FE">
        <w:rPr>
          <w:rFonts w:cs="Calibri"/>
        </w:rPr>
        <w:t xml:space="preserve">, a reminder </w:t>
      </w:r>
      <w:r w:rsidRPr="002B4369">
        <w:rPr>
          <w:rFonts w:cs="Calibri"/>
        </w:rPr>
        <w:t>will NOT</w:t>
      </w:r>
      <w:r w:rsidR="002F02FE">
        <w:rPr>
          <w:rFonts w:cs="Calibri"/>
        </w:rPr>
        <w:t xml:space="preserve"> be sent to the client regarding this deadline</w:t>
      </w:r>
      <w:r w:rsidRPr="002B4369">
        <w:rPr>
          <w:rFonts w:cs="Calibri"/>
        </w:rPr>
        <w:t>.</w:t>
      </w:r>
    </w:p>
    <w:p w14:paraId="0229B8C7" w14:textId="77777777" w:rsidR="00167EE2" w:rsidRDefault="00167EE2" w:rsidP="00544E35"/>
    <w:sectPr w:rsidR="00167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E35"/>
    <w:rsid w:val="00083993"/>
    <w:rsid w:val="00095113"/>
    <w:rsid w:val="00167EE2"/>
    <w:rsid w:val="002B4369"/>
    <w:rsid w:val="002D202B"/>
    <w:rsid w:val="002F02FE"/>
    <w:rsid w:val="00544E35"/>
    <w:rsid w:val="006D1937"/>
    <w:rsid w:val="00994A4D"/>
    <w:rsid w:val="009F07AB"/>
    <w:rsid w:val="00A96D6E"/>
    <w:rsid w:val="00CA1603"/>
    <w:rsid w:val="00D559B7"/>
    <w:rsid w:val="00D65F9E"/>
    <w:rsid w:val="00D91846"/>
    <w:rsid w:val="00E87163"/>
    <w:rsid w:val="00FD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A3FAE3"/>
  <w15:chartTrackingRefBased/>
  <w15:docId w15:val="{753FE6F8-BF1B-4DBC-87B2-8DD40E8E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55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9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559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B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559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9B7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D559B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ltrFFNSmemo1.dot</Template>
  <TotalTime>0</TotalTime>
  <Pages>1</Pages>
  <Words>94</Words>
  <Characters>542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#1.docx</vt:lpstr>
    </vt:vector>
  </TitlesOfParts>
  <Company>SLW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#1.docx</dc:title>
  <dc:subject/>
  <dc:creator>Lynnea Fedyk</dc:creator>
  <cp:keywords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